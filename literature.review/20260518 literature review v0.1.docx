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8CDCC" w14:textId="335B20D3" w:rsidR="00E33E03" w:rsidRDefault="00046716" w:rsidP="00C11828">
      <w:pPr>
        <w:pStyle w:val="Heading2"/>
      </w:pPr>
      <w:r>
        <w:t>Intro</w:t>
      </w:r>
    </w:p>
    <w:p w14:paraId="6877C407" w14:textId="4DC64B61" w:rsidR="00A508A8" w:rsidRDefault="00046716" w:rsidP="00A508A8">
      <w:r>
        <w:t xml:space="preserve">Social media platforms have become </w:t>
      </w:r>
      <w:r w:rsidR="001955F5">
        <w:t>important</w:t>
      </w:r>
      <w:r w:rsidR="001955F5">
        <w:t xml:space="preserve"> </w:t>
      </w:r>
      <w:r>
        <w:t xml:space="preserve">environments for the rapid spread of information, opinion, and public discussion. </w:t>
      </w:r>
      <w:r w:rsidR="00A77DC8">
        <w:t xml:space="preserve">Topics can gain attention within hours through reposts, comments, likes, hashtags, and user interaction, making social media a major source of real-time signals about emerging public interest. </w:t>
      </w:r>
      <w:r w:rsidR="00475A4A">
        <w:t>The early detection of such t</w:t>
      </w:r>
      <w:r>
        <w:t xml:space="preserve">rends </w:t>
      </w:r>
      <w:r w:rsidR="00CD3F9C">
        <w:t>has</w:t>
      </w:r>
      <w:r w:rsidR="00475A4A">
        <w:t xml:space="preserve"> practical value across many </w:t>
      </w:r>
      <w:r w:rsidR="00CD3F9C">
        <w:t>domains</w:t>
      </w:r>
      <w:r w:rsidR="00475A4A">
        <w:t xml:space="preserve">, </w:t>
      </w:r>
      <w:r w:rsidR="00CD3F9C">
        <w:t>including marketing</w:t>
      </w:r>
      <w:r>
        <w:t xml:space="preserve">, journalism, public opinion </w:t>
      </w:r>
      <w:r w:rsidR="00CD3F9C">
        <w:t>monitoring. In</w:t>
      </w:r>
      <w:r w:rsidR="00475A4A">
        <w:t xml:space="preserve"> the finance domain in particular</w:t>
      </w:r>
      <w:r w:rsidR="004B4F33">
        <w:t xml:space="preserve">, sudden increases in online discussion and sentiment may influence investor attention, </w:t>
      </w:r>
      <w:r w:rsidR="00475A4A">
        <w:t xml:space="preserve">shape market sentiment, and affect short-term behaviour, making early identification of emerging trends especially </w:t>
      </w:r>
      <w:r w:rsidR="00CD3F9C">
        <w:t>valuable.</w:t>
      </w:r>
      <w:r w:rsidR="00475A4A" w:rsidRPr="00475A4A">
        <w:t xml:space="preserve"> </w:t>
      </w:r>
    </w:p>
    <w:p w14:paraId="71EAA6F9" w14:textId="47087399" w:rsidR="009C15D0" w:rsidRDefault="009C15D0" w:rsidP="00A508A8">
      <w:r>
        <w:t>However, detecting trend emergence at an early stage is a difficult task. Social media activity is highly dynamic, noisy, and often short-lived. Some topics experience brief spikes in attention and quickly disappear, while others develop into sustained trends with wider influence. This creates an important research challenge: distinguishing between ordinary fluctuations in activity and meaningful early signals that indicate genuine trend formation.</w:t>
      </w:r>
    </w:p>
    <w:p w14:paraId="4A1BCA68" w14:textId="77777777" w:rsidR="00EA2E12" w:rsidRDefault="00A508A8" w:rsidP="00046716">
      <w:r>
        <w:t>Previous research suggests that early prediction is possible, but it approaches the problem from different perspectives. Some studies emphasis temporal patterns, showing that early activity levels can be informative about future popularity. Other focus on engagement behaviour, such as reposts, comments, and interaction growth, as indicators of collective attention. More recent work has also examined sentiment and textual signals, arguing that the emotional tone and semantic content of discussions may provide additional predictive value. Alongside these approaches, diffusion-based research has explored how information spreads through social networks and whether early cascade behaviour can signal large future impact.</w:t>
      </w:r>
    </w:p>
    <w:p w14:paraId="280E2016" w14:textId="74C1CE7F" w:rsidR="00626494" w:rsidRDefault="004834E0" w:rsidP="00046716">
      <w:r>
        <w:t xml:space="preserve">Although these approaches provide valuable foundations, they also reveal important limitations. Much of the </w:t>
      </w:r>
      <w:r w:rsidR="00CD3F9C">
        <w:t xml:space="preserve">literature focuses </w:t>
      </w:r>
      <w:r>
        <w:t>on predicting eventual popularity rather than identifying trend emergence during its earliest stages. Many studies rely primarily on a single category of features, which can limit their ability to capture the multi-dimensional nature of social media behaviour. In addition, a substantial proportion of prior work is developed in broad or platform-general contexts rather than in specific practical domains such as finance, where both sentiment and timing may be especially important.</w:t>
      </w:r>
      <w:r w:rsidR="00626494">
        <w:t xml:space="preserve"> </w:t>
      </w:r>
    </w:p>
    <w:p w14:paraId="0C63A086" w14:textId="03D8176E" w:rsidR="00C11828" w:rsidRDefault="00626494" w:rsidP="00046716">
      <w:r>
        <w:t xml:space="preserve">This literature review </w:t>
      </w:r>
      <w:r w:rsidR="004834E0">
        <w:t xml:space="preserve">therefore </w:t>
      </w:r>
      <w:r>
        <w:t xml:space="preserve">examines </w:t>
      </w:r>
      <w:r w:rsidR="004834E0">
        <w:t xml:space="preserve">the field through a thematic and critical perspective rather than as a sequence of individual studies. It considers the methodological development of research on early prediction, engagement modelling, sentiment analysis, and diffusion, while evaluating the strengths and limitations of each approach. By doing so, the review builds the case for a project that combines temporal, </w:t>
      </w:r>
      <w:r w:rsidR="004834E0">
        <w:lastRenderedPageBreak/>
        <w:t xml:space="preserve">engagement, and sentiment features to support the early detection of social media trend emergence in the finance domain, addressing gaps in early-stage prediction, multi-feature integration, and domain focused practical modelling. </w:t>
      </w:r>
    </w:p>
    <w:p w14:paraId="7C3D6A1A" w14:textId="60DD5740" w:rsidR="00C11828" w:rsidRDefault="00895B47" w:rsidP="00C11828">
      <w:pPr>
        <w:pStyle w:val="Heading2"/>
      </w:pPr>
      <w:r>
        <w:t>The F</w:t>
      </w:r>
      <w:r w:rsidR="00C11828" w:rsidRPr="00C11828">
        <w:t>oundations</w:t>
      </w:r>
    </w:p>
    <w:p w14:paraId="22034C04" w14:textId="357B607F" w:rsidR="00C11828" w:rsidRDefault="00C11828" w:rsidP="00C11828">
      <w:r>
        <w:t xml:space="preserve">One of the earliest </w:t>
      </w:r>
      <w:r w:rsidR="00571B06">
        <w:t xml:space="preserve">foundations of research relevant to social media trend prediction is </w:t>
      </w:r>
      <w:r>
        <w:t xml:space="preserve">early popularity prediction. </w:t>
      </w:r>
      <w:r w:rsidR="00571B06">
        <w:t>This body of work is important because it established the idea that the initial behaviour of users interacting with online content may contain signals about future outcomes.</w:t>
      </w:r>
      <w:r>
        <w:t xml:space="preserve"> </w:t>
      </w:r>
      <w:r w:rsidR="00571B06">
        <w:t xml:space="preserve">Although early popularity prediction is not identical to trend emergence detection, it provides a useful starting point for understanding how early-stage online activity can be analysed to anticipate later growth. In this sense, foundation studies in popularity prediction support the broader argument that early trend prediction is possible. </w:t>
      </w:r>
    </w:p>
    <w:p w14:paraId="1AE18E39" w14:textId="3E378799" w:rsidR="00FC60BD" w:rsidRDefault="00571B06" w:rsidP="00571B06">
      <w:r>
        <w:t xml:space="preserve">A key theme in this early research is the predictive value of temporal attention patterns. Studies such as </w:t>
      </w:r>
      <w:r w:rsidRPr="007817B8">
        <w:rPr>
          <w:b/>
          <w:bCs/>
        </w:rPr>
        <w:t>Szabo and Huberman (2010)</w:t>
      </w:r>
      <w:r>
        <w:t xml:space="preserve"> show that measurements taken shortly after content publication could already provide useful indications of later popularity</w:t>
      </w:r>
      <w:r w:rsidR="00FC60BD">
        <w:t xml:space="preserve">. Their work demonstrated a strong </w:t>
      </w:r>
      <w:r>
        <w:t xml:space="preserve">relationship </w:t>
      </w:r>
      <w:r w:rsidR="00FC60BD">
        <w:t xml:space="preserve">between early and later </w:t>
      </w:r>
      <w:r>
        <w:t>attention levels across platforms such as YouTube and Digg, suggesting that online popularity growth is not entirely random. This was an important contribution because it showed that relatively simple and interpretable measures, such as early views or interactions, could provide meaningful predictive value without requiring highly complex modelling techniques.</w:t>
      </w:r>
      <w:r w:rsidR="00FC60BD">
        <w:t xml:space="preserve"> </w:t>
      </w:r>
    </w:p>
    <w:p w14:paraId="18C32FB9" w14:textId="5B372C63" w:rsidR="00FC60BD" w:rsidRDefault="00FC60BD" w:rsidP="00C11828">
      <w:r>
        <w:t>This paper is significant because it established an important principle for later research: online popularity growth is not entirely random, and early engagement behaviour can contain measurable predictive patterns. The approach was also relatively simple and interpretable compared to later machine learning models, making it influential as an early foundation for popularity prediction research. In addition, the study as early view counts or interactions can provide meaningful predictive value without requiring extremely complex modelling techniques.</w:t>
      </w:r>
    </w:p>
    <w:p w14:paraId="6DDCC1FE" w14:textId="666031A1" w:rsidR="0058587F" w:rsidRDefault="0058587F" w:rsidP="00C11828">
      <w:r>
        <w:t xml:space="preserve">Alongside this temporal perspective, early research also highlighted the importance of </w:t>
      </w:r>
      <w:r w:rsidRPr="007817B8">
        <w:rPr>
          <w:b/>
          <w:bCs/>
        </w:rPr>
        <w:t>behavioural and social interaction dynamics</w:t>
      </w:r>
      <w:r>
        <w:t xml:space="preserve">. </w:t>
      </w:r>
      <w:r w:rsidRPr="007817B8">
        <w:rPr>
          <w:b/>
          <w:bCs/>
        </w:rPr>
        <w:t>Lerman (2010)</w:t>
      </w:r>
      <w:r>
        <w:t xml:space="preserve"> expanded the discussion by examining how users discover, share, and engage with content within online communities. This work suggested that popularity is shaped not only by </w:t>
      </w:r>
      <w:r w:rsidRPr="00A000BC">
        <w:rPr>
          <w:highlight w:val="yellow"/>
        </w:rPr>
        <w:t>the passage of time</w:t>
      </w:r>
      <w:r>
        <w:t xml:space="preserve"> or by raw activity counts, but also by the ways in which users interact collectively. Such insights are particularly relevant to trend emergence research, where engagement behaviour often reflects whether a topic is beginning to attract wider attention. These studies therefore helped establish engagement-based indicators as an important component of later predictive models.</w:t>
      </w:r>
    </w:p>
    <w:p w14:paraId="31B2BD7E" w14:textId="471CC830" w:rsidR="0058587F" w:rsidRDefault="0058587F" w:rsidP="00C11828">
      <w:r>
        <w:lastRenderedPageBreak/>
        <w:t>Taken together, these foundational studies made two major contributions. First, they demonstrated that early online behaviour could contain measurable predictive signals. Second, they provided the methodological basis for later research by showing that social media growth patterns could be studied systematically rather than treated as entirely unpredictable phenomena. In this way, early popularity prediction research marked an important shift from descriptive observation toward predictive modelling.</w:t>
      </w:r>
    </w:p>
    <w:p w14:paraId="6096D90E" w14:textId="25822AC8" w:rsidR="00FC60BD" w:rsidRDefault="00FC60BD" w:rsidP="00C11828">
      <w:r>
        <w:t>However, the</w:t>
      </w:r>
      <w:r w:rsidR="0058587F">
        <w:t xml:space="preserve">se foundational approaches </w:t>
      </w:r>
      <w:r>
        <w:t xml:space="preserve">also </w:t>
      </w:r>
      <w:r w:rsidR="0058587F">
        <w:t xml:space="preserve">reveal clear </w:t>
      </w:r>
      <w:r>
        <w:t xml:space="preserve">limitations when considered in relation to </w:t>
      </w:r>
      <w:r w:rsidR="0058587F">
        <w:t>the current project</w:t>
      </w:r>
      <w:r>
        <w:t xml:space="preserve">. </w:t>
      </w:r>
      <w:r w:rsidR="0058587F">
        <w:t>Most importantly</w:t>
      </w:r>
      <w:r>
        <w:t xml:space="preserve">, </w:t>
      </w:r>
      <w:r w:rsidR="0058587F">
        <w:t xml:space="preserve">they </w:t>
      </w:r>
      <w:r>
        <w:t>focus</w:t>
      </w:r>
      <w:r w:rsidR="0058587F">
        <w:t>ed</w:t>
      </w:r>
      <w:r>
        <w:t xml:space="preserve"> on </w:t>
      </w:r>
      <w:r w:rsidRPr="009A510E">
        <w:rPr>
          <w:b/>
          <w:bCs/>
        </w:rPr>
        <w:t xml:space="preserve">predicting </w:t>
      </w:r>
      <w:r w:rsidR="0058587F" w:rsidRPr="009A510E">
        <w:rPr>
          <w:b/>
          <w:bCs/>
        </w:rPr>
        <w:t>eventual popularity</w:t>
      </w:r>
      <w:r w:rsidR="0058587F">
        <w:t xml:space="preserve"> </w:t>
      </w:r>
      <w:r>
        <w:t xml:space="preserve">rather than </w:t>
      </w:r>
      <w:r w:rsidR="00980F48" w:rsidRPr="009A510E">
        <w:rPr>
          <w:b/>
          <w:bCs/>
        </w:rPr>
        <w:t>detecting trend during its earliest stages</w:t>
      </w:r>
      <w:r>
        <w:t xml:space="preserve">. </w:t>
      </w:r>
      <w:r w:rsidR="00980F48">
        <w:t xml:space="preserve">There are related but distinct problems: predicting whether content will become large-scale popular is not the same as identifying, whether a meaningful trend is beginning to form. In addition, these studies relied mainly on </w:t>
      </w:r>
      <w:r w:rsidR="00980F48" w:rsidRPr="009A510E">
        <w:rPr>
          <w:b/>
          <w:bCs/>
        </w:rPr>
        <w:t>temporal and engagement-based indicators</w:t>
      </w:r>
      <w:r w:rsidR="00980F48">
        <w:t xml:space="preserve">, while giving limited attention to sentiment, semantic meaning, or the interaction between multiple feature categories. As a result, they were able to capture growth </w:t>
      </w:r>
      <w:r w:rsidR="00A000BC">
        <w:t>behaviour but</w:t>
      </w:r>
      <w:r w:rsidR="00980F48">
        <w:t xml:space="preserve"> offered less insight into the contextual and emotional signals that may influence whether discussion develops into a sustained trend.</w:t>
      </w:r>
    </w:p>
    <w:p w14:paraId="2510CF72" w14:textId="77777777" w:rsidR="00980F48" w:rsidRDefault="00980F48" w:rsidP="00980F48">
      <w:pPr>
        <w:rPr>
          <w:lang w:val="en-001"/>
        </w:rPr>
      </w:pPr>
      <w:r w:rsidRPr="00980F48">
        <w:rPr>
          <w:lang w:val="en-001"/>
        </w:rPr>
        <w:t xml:space="preserve">These limitations are especially important in a domain such as </w:t>
      </w:r>
      <w:r w:rsidRPr="00980F48">
        <w:rPr>
          <w:b/>
          <w:bCs/>
          <w:lang w:val="en-001"/>
        </w:rPr>
        <w:t>finance</w:t>
      </w:r>
      <w:r w:rsidRPr="00980F48">
        <w:rPr>
          <w:lang w:val="en-001"/>
        </w:rPr>
        <w:t xml:space="preserve">, where timing, public reaction, and emotional tone may all contribute to whether online discussion becomes practically significant. Foundational studies therefore support the feasibility of early prediction, but they do not fully address the challenges of </w:t>
      </w:r>
      <w:r w:rsidRPr="00980F48">
        <w:rPr>
          <w:b/>
          <w:bCs/>
          <w:lang w:val="en-001"/>
        </w:rPr>
        <w:t>early-stage, domain-focused trend detection</w:t>
      </w:r>
      <w:r w:rsidRPr="00980F48">
        <w:rPr>
          <w:lang w:val="en-001"/>
        </w:rPr>
        <w:t>. This creates the need for later approaches that integrate a broader set of predictive signals, including temporal, engagement, and sentiment features, which is the direction taken by the current project.</w:t>
      </w:r>
    </w:p>
    <w:p w14:paraId="3C8AD7D1" w14:textId="6244E171" w:rsidR="00EC001D" w:rsidRDefault="00EC001D" w:rsidP="00EC001D">
      <w:pPr>
        <w:pStyle w:val="Heading2"/>
        <w:rPr>
          <w:lang w:val="en-001"/>
        </w:rPr>
      </w:pPr>
      <w:r w:rsidRPr="00EC001D">
        <w:rPr>
          <w:lang w:val="en-001"/>
        </w:rPr>
        <w:t>3. Machine Learning and Content-Based Prediction</w:t>
      </w:r>
    </w:p>
    <w:p w14:paraId="21D955D3" w14:textId="77777777" w:rsidR="00A649D4" w:rsidRPr="00A649D4" w:rsidRDefault="00A649D4" w:rsidP="00A649D4">
      <w:pPr>
        <w:rPr>
          <w:lang w:val="en-001"/>
        </w:rPr>
      </w:pPr>
      <w:r w:rsidRPr="00A649D4">
        <w:rPr>
          <w:lang w:val="en-001"/>
        </w:rPr>
        <w:t xml:space="preserve">As research in social media prediction developed, researchers began moving </w:t>
      </w:r>
      <w:r w:rsidRPr="00B46724">
        <w:rPr>
          <w:highlight w:val="yellow"/>
          <w:lang w:val="en-001"/>
          <w:rPrChange w:id="0" w:author="Hieu Nguyen" w:date="2026-05-18T16:53:00Z" w16du:dateUtc="2026-05-18T09:53:00Z">
            <w:rPr>
              <w:lang w:val="en-001"/>
            </w:rPr>
          </w:rPrChange>
        </w:rPr>
        <w:t>beyond simple temporal popularity measurements</w:t>
      </w:r>
      <w:r w:rsidRPr="00A649D4">
        <w:rPr>
          <w:lang w:val="en-001"/>
        </w:rPr>
        <w:t xml:space="preserve"> toward </w:t>
      </w:r>
      <w:r w:rsidRPr="00B46724">
        <w:rPr>
          <w:highlight w:val="yellow"/>
          <w:lang w:val="en-001"/>
          <w:rPrChange w:id="1" w:author="Hieu Nguyen" w:date="2026-05-18T16:53:00Z" w16du:dateUtc="2026-05-18T09:53:00Z">
            <w:rPr>
              <w:lang w:val="en-001"/>
            </w:rPr>
          </w:rPrChange>
        </w:rPr>
        <w:t>machine learning</w:t>
      </w:r>
      <w:r w:rsidRPr="00A649D4">
        <w:rPr>
          <w:lang w:val="en-001"/>
        </w:rPr>
        <w:t xml:space="preserve"> approaches that incorporated </w:t>
      </w:r>
      <w:r w:rsidRPr="00B46724">
        <w:rPr>
          <w:highlight w:val="yellow"/>
          <w:lang w:val="en-001"/>
          <w:rPrChange w:id="2" w:author="Hieu Nguyen" w:date="2026-05-18T16:53:00Z" w16du:dateUtc="2026-05-18T09:53:00Z">
            <w:rPr>
              <w:lang w:val="en-001"/>
            </w:rPr>
          </w:rPrChange>
        </w:rPr>
        <w:t>multiple feature categories</w:t>
      </w:r>
      <w:r w:rsidRPr="00A649D4">
        <w:rPr>
          <w:lang w:val="en-001"/>
        </w:rPr>
        <w:t xml:space="preserve">. These approaches aimed to </w:t>
      </w:r>
      <w:r w:rsidRPr="00B46724">
        <w:rPr>
          <w:highlight w:val="yellow"/>
          <w:lang w:val="en-001"/>
          <w:rPrChange w:id="3" w:author="Hieu Nguyen" w:date="2026-05-18T16:53:00Z" w16du:dateUtc="2026-05-18T09:53:00Z">
            <w:rPr>
              <w:lang w:val="en-001"/>
            </w:rPr>
          </w:rPrChange>
        </w:rPr>
        <w:t>improve predictive performance</w:t>
      </w:r>
      <w:r w:rsidRPr="00A649D4">
        <w:rPr>
          <w:lang w:val="en-001"/>
        </w:rPr>
        <w:t xml:space="preserve"> by analysing not only how users interact with content, but also the </w:t>
      </w:r>
      <w:r w:rsidRPr="00B46724">
        <w:rPr>
          <w:highlight w:val="yellow"/>
          <w:lang w:val="en-001"/>
          <w:rPrChange w:id="4" w:author="Hieu Nguyen" w:date="2026-05-18T16:53:00Z" w16du:dateUtc="2026-05-18T09:53:00Z">
            <w:rPr>
              <w:lang w:val="en-001"/>
            </w:rPr>
          </w:rPrChange>
        </w:rPr>
        <w:t>characteristics of the content</w:t>
      </w:r>
      <w:r w:rsidRPr="00A649D4">
        <w:rPr>
          <w:lang w:val="en-001"/>
        </w:rPr>
        <w:t xml:space="preserve"> itself. This shift was important because popularity and trend emergence are influenced by a </w:t>
      </w:r>
      <w:r w:rsidRPr="00EA65BA">
        <w:rPr>
          <w:highlight w:val="yellow"/>
          <w:lang w:val="en-001"/>
          <w:rPrChange w:id="5" w:author="Hieu Nguyen" w:date="2026-05-18T17:04:00Z" w16du:dateUtc="2026-05-18T10:04:00Z">
            <w:rPr>
              <w:lang w:val="en-001"/>
            </w:rPr>
          </w:rPrChange>
        </w:rPr>
        <w:t>combination of</w:t>
      </w:r>
      <w:r w:rsidRPr="00A649D4">
        <w:rPr>
          <w:lang w:val="en-001"/>
        </w:rPr>
        <w:t xml:space="preserve"> </w:t>
      </w:r>
      <w:r w:rsidRPr="00EA65BA">
        <w:rPr>
          <w:highlight w:val="yellow"/>
          <w:lang w:val="en-001"/>
          <w:rPrChange w:id="6" w:author="Hieu Nguyen" w:date="2026-05-18T17:04:00Z" w16du:dateUtc="2026-05-18T10:04:00Z">
            <w:rPr>
              <w:lang w:val="en-001"/>
            </w:rPr>
          </w:rPrChange>
        </w:rPr>
        <w:t>temporal behaviour, textual information, source credibility, and audience engagement patterns</w:t>
      </w:r>
      <w:r w:rsidRPr="00A649D4">
        <w:rPr>
          <w:lang w:val="en-001"/>
        </w:rPr>
        <w:t xml:space="preserve"> rather than by a single factor alone.</w:t>
      </w:r>
    </w:p>
    <w:p w14:paraId="03F265AD" w14:textId="59E72CA2" w:rsidR="00A649D4" w:rsidRPr="00A649D4" w:rsidRDefault="00A649D4" w:rsidP="00A649D4">
      <w:pPr>
        <w:rPr>
          <w:lang w:val="en-001"/>
        </w:rPr>
      </w:pPr>
      <w:r w:rsidRPr="00A649D4">
        <w:rPr>
          <w:lang w:val="en-001"/>
        </w:rPr>
        <w:t xml:space="preserve">An influential study in this area is </w:t>
      </w:r>
      <w:r w:rsidRPr="00EA65BA">
        <w:rPr>
          <w:b/>
          <w:bCs/>
          <w:lang w:val="en-001"/>
          <w:rPrChange w:id="7" w:author="Hieu Nguyen" w:date="2026-05-18T17:05:00Z" w16du:dateUtc="2026-05-18T10:05:00Z">
            <w:rPr>
              <w:lang w:val="en-001"/>
            </w:rPr>
          </w:rPrChange>
        </w:rPr>
        <w:t>Bandari et al. (2012)</w:t>
      </w:r>
      <w:r w:rsidRPr="00A649D4">
        <w:rPr>
          <w:lang w:val="en-001"/>
        </w:rPr>
        <w:t xml:space="preserve">, </w:t>
      </w:r>
      <w:ins w:id="8" w:author="Hieu Nguyen" w:date="2026-05-18T17:05:00Z" w16du:dateUtc="2026-05-18T10:05:00Z">
        <w:r w:rsidR="00EA65BA">
          <w:rPr>
            <w:lang w:val="en-001"/>
          </w:rPr>
          <w:t>“</w:t>
        </w:r>
      </w:ins>
      <w:del w:id="9" w:author="Hieu Nguyen" w:date="2026-05-18T17:05:00Z" w16du:dateUtc="2026-05-18T10:05:00Z">
        <w:r w:rsidRPr="00A649D4" w:rsidDel="00EA65BA">
          <w:rPr>
            <w:lang w:val="en-001"/>
          </w:rPr>
          <w:delText>*</w:delText>
        </w:r>
      </w:del>
      <w:r w:rsidRPr="00A649D4">
        <w:rPr>
          <w:lang w:val="en-001"/>
        </w:rPr>
        <w:t>Pulse of News in Social Media: Forecasting Popularity</w:t>
      </w:r>
      <w:ins w:id="10" w:author="Hieu Nguyen" w:date="2026-05-18T17:05:00Z" w16du:dateUtc="2026-05-18T10:05:00Z">
        <w:r w:rsidR="00EA65BA">
          <w:rPr>
            <w:lang w:val="en-001"/>
          </w:rPr>
          <w:t>”</w:t>
        </w:r>
      </w:ins>
      <w:del w:id="11" w:author="Hieu Nguyen" w:date="2026-05-18T17:05:00Z" w16du:dateUtc="2026-05-18T10:05:00Z">
        <w:r w:rsidRPr="00A649D4" w:rsidDel="00EA65BA">
          <w:rPr>
            <w:lang w:val="en-001"/>
          </w:rPr>
          <w:delText>*</w:delText>
        </w:r>
      </w:del>
      <w:r w:rsidRPr="00A649D4">
        <w:rPr>
          <w:lang w:val="en-001"/>
        </w:rPr>
        <w:t xml:space="preserve">. The authors investigated whether the popularity of news articles on social media platforms could be predicted before large-scale user interaction occurred. Instead of relying entirely on early popularity measurements, the study examined several content-related and metadata-based features, including headline structure, publication source, category information, and linguistic </w:t>
      </w:r>
      <w:r w:rsidRPr="00A649D4">
        <w:rPr>
          <w:lang w:val="en-001"/>
        </w:rPr>
        <w:lastRenderedPageBreak/>
        <w:t xml:space="preserve">characteristics. Machine learning models were then used to </w:t>
      </w:r>
      <w:r w:rsidRPr="00120146">
        <w:rPr>
          <w:highlight w:val="yellow"/>
          <w:lang w:val="en-001"/>
          <w:rPrChange w:id="12" w:author="Hieu Nguyen" w:date="2026-05-18T17:10:00Z" w16du:dateUtc="2026-05-18T10:10:00Z">
            <w:rPr>
              <w:lang w:val="en-001"/>
            </w:rPr>
          </w:rPrChange>
        </w:rPr>
        <w:t>estimate the likelihood</w:t>
      </w:r>
      <w:r w:rsidRPr="00A649D4">
        <w:rPr>
          <w:lang w:val="en-001"/>
        </w:rPr>
        <w:t xml:space="preserve"> that a news story would become popular in social media environments.</w:t>
      </w:r>
    </w:p>
    <w:p w14:paraId="1E4A9D3D" w14:textId="77777777" w:rsidR="00A649D4" w:rsidRPr="00A649D4" w:rsidRDefault="00A649D4" w:rsidP="00A649D4">
      <w:pPr>
        <w:rPr>
          <w:lang w:val="en-001"/>
        </w:rPr>
      </w:pPr>
      <w:r w:rsidRPr="00A649D4">
        <w:rPr>
          <w:lang w:val="en-001"/>
        </w:rPr>
        <w:t xml:space="preserve">This work is significant because it demonstrated that predictive modelling could benefit from </w:t>
      </w:r>
      <w:r w:rsidRPr="00120146">
        <w:rPr>
          <w:highlight w:val="yellow"/>
          <w:lang w:val="en-001"/>
          <w:rPrChange w:id="13" w:author="Hieu Nguyen" w:date="2026-05-18T17:11:00Z" w16du:dateUtc="2026-05-18T10:11:00Z">
            <w:rPr>
              <w:lang w:val="en-001"/>
            </w:rPr>
          </w:rPrChange>
        </w:rPr>
        <w:t>integrating multiple feature</w:t>
      </w:r>
      <w:r w:rsidRPr="00A649D4">
        <w:rPr>
          <w:lang w:val="en-001"/>
        </w:rPr>
        <w:t xml:space="preserve"> types rather than </w:t>
      </w:r>
      <w:r w:rsidRPr="00120146">
        <w:rPr>
          <w:highlight w:val="yellow"/>
          <w:lang w:val="en-001"/>
          <w:rPrChange w:id="14" w:author="Hieu Nguyen" w:date="2026-05-18T17:11:00Z" w16du:dateUtc="2026-05-18T10:11:00Z">
            <w:rPr>
              <w:lang w:val="en-001"/>
            </w:rPr>
          </w:rPrChange>
        </w:rPr>
        <w:t>relying solely on temporal popularity</w:t>
      </w:r>
      <w:r w:rsidRPr="00A649D4">
        <w:rPr>
          <w:lang w:val="en-001"/>
        </w:rPr>
        <w:t xml:space="preserve"> curves. In particular, the paper showed that content characteristics themselves may influence whether users decide to engage with or share information online. This represented an important development compared to earlier popularity prediction research, which focused more heavily on early engagement counts and temporal growth behaviour. By introducing feature engineering and machine learning classification approaches, the study helped establish a more flexible predictive modelling framework for social media analysis.</w:t>
      </w:r>
    </w:p>
    <w:p w14:paraId="33AA45CC" w14:textId="77777777" w:rsidR="00A649D4" w:rsidRPr="00A649D4" w:rsidRDefault="00A649D4" w:rsidP="00A649D4">
      <w:pPr>
        <w:rPr>
          <w:lang w:val="en-001"/>
        </w:rPr>
      </w:pPr>
      <w:r w:rsidRPr="00A649D4">
        <w:rPr>
          <w:lang w:val="en-001"/>
        </w:rPr>
        <w:t>Another important contribution of the paper is its emphasis on structured feature extraction. The authors demonstrated that useful predictive information can be derived from textual and metadata attributes even before substantial user engagement occurs. This idea is highly relevant to the current project because trend emergence detection may also require identifying signals before trends become fully visible through large-scale interaction counts. The study therefore supports the use of multiple feature categories, including temporal, engagement, and content-based features, within a unified predictive framework.</w:t>
      </w:r>
    </w:p>
    <w:p w14:paraId="2D54BE1F" w14:textId="77777777" w:rsidR="00A649D4" w:rsidRPr="00A649D4" w:rsidRDefault="00A649D4" w:rsidP="00A649D4">
      <w:pPr>
        <w:rPr>
          <w:lang w:val="en-001"/>
        </w:rPr>
      </w:pPr>
      <w:r w:rsidRPr="00A649D4">
        <w:rPr>
          <w:lang w:val="en-001"/>
        </w:rPr>
        <w:t>However, the study also has several limitations. First, the machine learning techniques used were relatively simple compared to modern predictive approaches. The paper mainly focused on traditional machine learning models and manually engineered features, which may limit the ability to capture more complex temporal or contextual relationships within social media data. Second, while the study considered content characteristics, it gave relatively limited attention to sequential temporal dynamics and information diffusion behaviour. As a result, the approach provides useful feature-level insights but less understanding of how trends evolve over time.</w:t>
      </w:r>
    </w:p>
    <w:p w14:paraId="721253C1" w14:textId="77777777" w:rsidR="00A649D4" w:rsidRPr="00A649D4" w:rsidRDefault="00A649D4" w:rsidP="00A649D4">
      <w:pPr>
        <w:rPr>
          <w:lang w:val="en-001"/>
        </w:rPr>
      </w:pPr>
      <w:r w:rsidRPr="00A649D4">
        <w:rPr>
          <w:lang w:val="en-001"/>
        </w:rPr>
        <w:t>Another limitation is that the research focused primarily on predicting news popularity rather than explicitly modelling trend emergence. Popularity prediction and trend emergence detection are related problems, but they are not identical. A piece of content may become moderately popular without triggering a broader trend, while some emerging trends are characterised more by rapid acceleration and diffusion patterns than by final popularity magnitude alone. This distinction is important for the current project, which focuses specifically on identifying early-stage trend emergence within financial discussions on social media.</w:t>
      </w:r>
    </w:p>
    <w:p w14:paraId="350BF2EF" w14:textId="77777777" w:rsidR="00A649D4" w:rsidRPr="00A649D4" w:rsidRDefault="00A649D4" w:rsidP="00A649D4">
      <w:pPr>
        <w:rPr>
          <w:lang w:val="en-001"/>
        </w:rPr>
      </w:pPr>
      <w:r w:rsidRPr="00A649D4">
        <w:rPr>
          <w:lang w:val="en-001"/>
        </w:rPr>
        <w:t xml:space="preserve">Despite these limitations, Bandari et al. (2012) remains highly relevant because it demonstrates the value of combining different feature categories within a machine learning pipeline. The study provides strong justification for feature engineering </w:t>
      </w:r>
      <w:r w:rsidRPr="00A649D4">
        <w:rPr>
          <w:lang w:val="en-001"/>
        </w:rPr>
        <w:lastRenderedPageBreak/>
        <w:t>approaches that integrate content characteristics alongside engagement and temporal signals. It also supports the broader idea that predictive performance can improve when models capture multiple dimensions of online behaviour rather than relying on a single predictive indicator.</w:t>
      </w:r>
    </w:p>
    <w:p w14:paraId="6A99F44C" w14:textId="3B8B2A63" w:rsidR="00A649D4" w:rsidRPr="00A649D4" w:rsidRDefault="00A649D4" w:rsidP="00A649D4">
      <w:pPr>
        <w:rPr>
          <w:lang w:val="en-001"/>
        </w:rPr>
      </w:pPr>
      <w:r w:rsidRPr="00A649D4">
        <w:rPr>
          <w:lang w:val="en-001"/>
        </w:rPr>
        <w:t>Overall, this research represents an important transition from early popularity prediction studies toward more sophisticated predictive modelling approaches. While earlier work mainly demonstrated that early engagement patterns correlate with later popularity, machine learning approaches such as Bandari et al. (2012) introduced the idea that content structure, metadata, and linguistic information can also contribute valuable predictive signals. This development laid the groundwork for later research incorporating sentiment analysis, natural language processing, and more advanced multi-feature predictive models for understanding social media trends.</w:t>
      </w:r>
    </w:p>
    <w:p w14:paraId="62CD5D4E" w14:textId="2CDF05D2" w:rsidR="00531EEA" w:rsidRPr="00531EEA" w:rsidRDefault="00531EEA" w:rsidP="0082294E">
      <w:pPr>
        <w:tabs>
          <w:tab w:val="left" w:pos="7128"/>
          <w:tab w:val="right" w:pos="9026"/>
        </w:tabs>
      </w:pPr>
      <w:r>
        <w:tab/>
      </w:r>
      <w:r>
        <w:tab/>
      </w:r>
    </w:p>
    <w:sectPr w:rsidR="00531EEA" w:rsidRPr="00531E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736B3"/>
    <w:multiLevelType w:val="hybridMultilevel"/>
    <w:tmpl w:val="5958111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1873266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eu Nguyen">
    <w15:presenceInfo w15:providerId="Windows Live" w15:userId="6ffae857f14ce8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A97"/>
    <w:rsid w:val="00033757"/>
    <w:rsid w:val="00046716"/>
    <w:rsid w:val="00115B7F"/>
    <w:rsid w:val="00120146"/>
    <w:rsid w:val="001955F5"/>
    <w:rsid w:val="00200630"/>
    <w:rsid w:val="003B4892"/>
    <w:rsid w:val="003B7CD7"/>
    <w:rsid w:val="00475A4A"/>
    <w:rsid w:val="004834E0"/>
    <w:rsid w:val="00494DC4"/>
    <w:rsid w:val="004B4F33"/>
    <w:rsid w:val="0052577D"/>
    <w:rsid w:val="00531EEA"/>
    <w:rsid w:val="00571B06"/>
    <w:rsid w:val="0058587F"/>
    <w:rsid w:val="00626494"/>
    <w:rsid w:val="00747925"/>
    <w:rsid w:val="007817B8"/>
    <w:rsid w:val="007B0F6A"/>
    <w:rsid w:val="007D2C32"/>
    <w:rsid w:val="0082294E"/>
    <w:rsid w:val="00895B47"/>
    <w:rsid w:val="00916ACE"/>
    <w:rsid w:val="0097506C"/>
    <w:rsid w:val="00980F48"/>
    <w:rsid w:val="009939FA"/>
    <w:rsid w:val="009A510E"/>
    <w:rsid w:val="009C15D0"/>
    <w:rsid w:val="00A000BC"/>
    <w:rsid w:val="00A32EDF"/>
    <w:rsid w:val="00A508A8"/>
    <w:rsid w:val="00A649D4"/>
    <w:rsid w:val="00A77DC8"/>
    <w:rsid w:val="00A82E5D"/>
    <w:rsid w:val="00AD6A97"/>
    <w:rsid w:val="00B46724"/>
    <w:rsid w:val="00B8463E"/>
    <w:rsid w:val="00C11828"/>
    <w:rsid w:val="00C27771"/>
    <w:rsid w:val="00C86ADC"/>
    <w:rsid w:val="00CD3F9C"/>
    <w:rsid w:val="00CF79D8"/>
    <w:rsid w:val="00D21383"/>
    <w:rsid w:val="00DB77FA"/>
    <w:rsid w:val="00E33E03"/>
    <w:rsid w:val="00EA2E12"/>
    <w:rsid w:val="00EA65BA"/>
    <w:rsid w:val="00EC001D"/>
    <w:rsid w:val="00FC60BD"/>
    <w:rsid w:val="00FF1894"/>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581DB"/>
  <w15:chartTrackingRefBased/>
  <w15:docId w15:val="{EA96EA01-5A4B-45CC-B31D-BD5E2AA25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6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6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A97"/>
    <w:rPr>
      <w:rFonts w:eastAsiaTheme="majorEastAsia" w:cstheme="majorBidi"/>
      <w:color w:val="272727" w:themeColor="text1" w:themeTint="D8"/>
    </w:rPr>
  </w:style>
  <w:style w:type="paragraph" w:styleId="Title">
    <w:name w:val="Title"/>
    <w:basedOn w:val="Normal"/>
    <w:next w:val="Normal"/>
    <w:link w:val="TitleChar"/>
    <w:uiPriority w:val="10"/>
    <w:qFormat/>
    <w:rsid w:val="00AD6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A97"/>
    <w:pPr>
      <w:spacing w:before="160"/>
      <w:jc w:val="center"/>
    </w:pPr>
    <w:rPr>
      <w:i/>
      <w:iCs/>
      <w:color w:val="404040" w:themeColor="text1" w:themeTint="BF"/>
    </w:rPr>
  </w:style>
  <w:style w:type="character" w:customStyle="1" w:styleId="QuoteChar">
    <w:name w:val="Quote Char"/>
    <w:basedOn w:val="DefaultParagraphFont"/>
    <w:link w:val="Quote"/>
    <w:uiPriority w:val="29"/>
    <w:rsid w:val="00AD6A97"/>
    <w:rPr>
      <w:i/>
      <w:iCs/>
      <w:color w:val="404040" w:themeColor="text1" w:themeTint="BF"/>
    </w:rPr>
  </w:style>
  <w:style w:type="paragraph" w:styleId="ListParagraph">
    <w:name w:val="List Paragraph"/>
    <w:basedOn w:val="Normal"/>
    <w:uiPriority w:val="34"/>
    <w:qFormat/>
    <w:rsid w:val="00AD6A97"/>
    <w:pPr>
      <w:ind w:left="720"/>
      <w:contextualSpacing/>
    </w:pPr>
  </w:style>
  <w:style w:type="character" w:styleId="IntenseEmphasis">
    <w:name w:val="Intense Emphasis"/>
    <w:basedOn w:val="DefaultParagraphFont"/>
    <w:uiPriority w:val="21"/>
    <w:qFormat/>
    <w:rsid w:val="00AD6A97"/>
    <w:rPr>
      <w:i/>
      <w:iCs/>
      <w:color w:val="0F4761" w:themeColor="accent1" w:themeShade="BF"/>
    </w:rPr>
  </w:style>
  <w:style w:type="paragraph" w:styleId="IntenseQuote">
    <w:name w:val="Intense Quote"/>
    <w:basedOn w:val="Normal"/>
    <w:next w:val="Normal"/>
    <w:link w:val="IntenseQuoteChar"/>
    <w:uiPriority w:val="30"/>
    <w:qFormat/>
    <w:rsid w:val="00AD6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A97"/>
    <w:rPr>
      <w:i/>
      <w:iCs/>
      <w:color w:val="0F4761" w:themeColor="accent1" w:themeShade="BF"/>
    </w:rPr>
  </w:style>
  <w:style w:type="character" w:styleId="IntenseReference">
    <w:name w:val="Intense Reference"/>
    <w:basedOn w:val="DefaultParagraphFont"/>
    <w:uiPriority w:val="32"/>
    <w:qFormat/>
    <w:rsid w:val="00AD6A97"/>
    <w:rPr>
      <w:b/>
      <w:bCs/>
      <w:smallCaps/>
      <w:color w:val="0F4761" w:themeColor="accent1" w:themeShade="BF"/>
      <w:spacing w:val="5"/>
    </w:rPr>
  </w:style>
  <w:style w:type="paragraph" w:styleId="Revision">
    <w:name w:val="Revision"/>
    <w:hidden/>
    <w:uiPriority w:val="99"/>
    <w:semiHidden/>
    <w:rsid w:val="003B7C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4877A-2026-429C-94DD-31288D656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5</Pages>
  <Words>1723</Words>
  <Characters>11048</Characters>
  <Application>Microsoft Office Word</Application>
  <DocSecurity>0</DocSecurity>
  <Lines>164</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Nguyen</dc:creator>
  <cp:keywords/>
  <dc:description/>
  <cp:lastModifiedBy>Hieu Nguyen</cp:lastModifiedBy>
  <cp:revision>39</cp:revision>
  <dcterms:created xsi:type="dcterms:W3CDTF">2026-05-18T04:23:00Z</dcterms:created>
  <dcterms:modified xsi:type="dcterms:W3CDTF">2026-05-18T10:11:00Z</dcterms:modified>
</cp:coreProperties>
</file>